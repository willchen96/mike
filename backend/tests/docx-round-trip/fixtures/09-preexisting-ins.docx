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 </w:t>
      </w:r>
      <w:ins w:id="1" w:author="OtherAuthor" w:date="2025-01-01T00:00:00Z">
        <w:r>
          <w:t xml:space="preserve">inserted </w:t>
        </w:r>
      </w:ins>
      <w:r>
        <w:t xml:space="preserve">after</w:t>
      </w:r>
    </w:p>
  </w:body>
</w:document>
</file>

<file path=word/_rels/document.xml.rels><?xml version="1.0" encoding="UTF-8" standalone="yes"?>
<Relationships xmlns="http://schemas.openxmlformats.org/package/2006/relationships"/>
</file>